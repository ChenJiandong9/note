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78787">
      <w:pPr>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firstLineChars="200"/>
        <w:jc w:val="center"/>
        <w:textAlignment w:val="baseline"/>
        <w:rPr>
          <w:rFonts w:ascii="Times New Roman" w:hAnsi="Times New Roman" w:eastAsia="楷体" w:cs="Times New Roman"/>
          <w:b/>
          <w:kern w:val="2"/>
          <w:sz w:val="36"/>
          <w:szCs w:val="36"/>
          <w:lang w:val="en-US" w:eastAsia="zh-CN" w:bidi="ar-SA"/>
        </w:rPr>
      </w:pPr>
      <w:r>
        <w:rPr>
          <w:rFonts w:ascii="Times New Roman" w:hAnsi="Times New Roman" w:eastAsia="楷体" w:cs="Times New Roman"/>
          <w:b/>
          <w:kern w:val="2"/>
          <w:sz w:val="36"/>
          <w:szCs w:val="36"/>
          <w:lang w:val="en-US" w:eastAsia="zh-CN" w:bidi="ar-SA"/>
        </w:rPr>
        <w:t>权</w:t>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利</w:t>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要</w:t>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求</w:t>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ab/>
      </w:r>
      <w:r>
        <w:rPr>
          <w:rFonts w:ascii="Times New Roman" w:hAnsi="Times New Roman" w:eastAsia="楷体" w:cs="Times New Roman"/>
          <w:b/>
          <w:kern w:val="2"/>
          <w:sz w:val="36"/>
          <w:szCs w:val="36"/>
          <w:lang w:val="en-US" w:eastAsia="zh-CN" w:bidi="ar-SA"/>
        </w:rPr>
        <w:t>书</w:t>
      </w:r>
    </w:p>
    <w:p w14:paraId="6930CCB3">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baseline"/>
        <w:rPr>
          <w:rFonts w:hint="eastAsia" w:ascii="Times New Roman" w:hAnsi="Times New Roman" w:eastAsia="楷体" w:cs="楷体"/>
          <w:color w:val="000000"/>
          <w:szCs w:val="28"/>
        </w:rPr>
      </w:pPr>
    </w:p>
    <w:p w14:paraId="6466D0D5">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default" w:ascii="Times New Roman" w:hAnsi="Times New Roman" w:eastAsia="楷体" w:cs="Times New Roman"/>
          <w:color w:val="000000"/>
          <w:szCs w:val="28"/>
        </w:rPr>
        <w:t>1</w:t>
      </w:r>
      <w:r>
        <w:rPr>
          <w:rFonts w:hint="eastAsia" w:ascii="Times New Roman" w:hAnsi="Times New Roman" w:eastAsia="楷体" w:cs="楷体"/>
          <w:color w:val="000000"/>
          <w:szCs w:val="28"/>
          <w:lang w:val="en-US" w:eastAsia="zh-CN"/>
        </w:rPr>
        <w:t>.一种基于非侵入式脑机接口的睡眠质量监测与分析方法，其特征在于，所述方法应用于睡眠脑电监测系统，所述睡眠脑电监测系统包括信号采集单元、蓝牙单元以及UNO开发板，所述信号采集单元采用TGAM模块，所述信号采集单元、所述蓝牙单元以及所述UNO开发板被封装于3D打印外盒中，所述3D打印外盒通过结构卡槽与头带的后端固定，所述头带的两侧设有魔术贴，所述方法包括：</w:t>
      </w:r>
    </w:p>
    <w:p w14:paraId="0D1FE2B8">
      <w:pPr>
        <w:keepNext w:val="0"/>
        <w:keepLines w:val="0"/>
        <w:pageBreakBefore w:val="0"/>
        <w:widowControl w:val="0"/>
        <w:kinsoku/>
        <w:wordWrap/>
        <w:overflowPunct/>
        <w:topLinePunct w:val="0"/>
        <w:autoSpaceDE/>
        <w:autoSpaceDN/>
        <w:bidi w:val="0"/>
        <w:spacing w:line="520" w:lineRule="exact"/>
        <w:rPr>
          <w:ins w:id="0" w:author="知行亦创" w:date="2026-04-28T10:20:22Z"/>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对原始脑电信号进行预处理，并从预处理后的信号中提取脑电特征频段信息；</w:t>
      </w:r>
    </w:p>
    <w:p w14:paraId="5CB02926">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ins w:id="1" w:author="知行亦创" w:date="2026-04-28T10:20:28Z">
        <w:r>
          <w:rPr>
            <w:rFonts w:hint="eastAsia" w:ascii="Times New Roman" w:hAnsi="Times New Roman" w:eastAsia="楷体" w:cs="楷体"/>
            <w:color w:val="000000"/>
            <w:szCs w:val="28"/>
            <w:lang w:val="en-US" w:eastAsia="zh-CN"/>
          </w:rPr>
          <w:t>确定所述脑电特征频段信息包含的核心频段，所述核心频段包括德尔塔波、西塔波、阿尔法波、贝塔波及伽马波；</w:t>
        </w:r>
      </w:ins>
    </w:p>
    <w:p w14:paraId="41DCDF11">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w:t>
      </w:r>
      <w:ins w:id="2" w:author="知行亦创" w:date="2026-04-28T10:20:47Z">
        <w:r>
          <w:rPr>
            <w:rFonts w:hint="eastAsia" w:ascii="Times New Roman" w:hAnsi="Times New Roman" w:eastAsia="楷体" w:cs="楷体"/>
            <w:color w:val="000000"/>
            <w:szCs w:val="28"/>
            <w:lang w:val="en-US" w:eastAsia="zh-CN"/>
          </w:rPr>
          <w:t>核心频段</w:t>
        </w:r>
      </w:ins>
      <w:del w:id="3" w:author="知行亦创" w:date="2026-04-28T10:20:47Z">
        <w:r>
          <w:rPr>
            <w:rFonts w:hint="eastAsia" w:ascii="Times New Roman" w:hAnsi="Times New Roman" w:eastAsia="楷体" w:cs="楷体"/>
            <w:color w:val="000000"/>
            <w:szCs w:val="28"/>
            <w:lang w:val="en-US" w:eastAsia="zh-CN"/>
          </w:rPr>
          <w:delText>脑电特征频段信息</w:delText>
        </w:r>
      </w:del>
      <w:r>
        <w:rPr>
          <w:rFonts w:hint="eastAsia" w:ascii="Times New Roman" w:hAnsi="Times New Roman" w:eastAsia="楷体" w:cs="楷体"/>
          <w:color w:val="000000"/>
          <w:szCs w:val="28"/>
          <w:lang w:val="en-US" w:eastAsia="zh-CN"/>
        </w:rPr>
        <w:t>的均值、标准差及功率占比，构建多维特征向量；</w:t>
      </w:r>
    </w:p>
    <w:p w14:paraId="085A224E">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基于所述多维特征向量，通过滑动窗口机制与随机森林模型划分睡眠阶段，并计算各睡眠阶段占比；</w:t>
      </w:r>
    </w:p>
    <w:p w14:paraId="099CEC7A">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基于所述睡眠阶段的连续序列计算睡眠稳定性参数，并根据所述各睡眠阶段占比、所述睡眠稳定性参数以及所述原始脑电信号的信号质量参数，计算睡眠质量评分；</w:t>
      </w:r>
    </w:p>
    <w:p w14:paraId="03AB61FC">
      <w:pPr>
        <w:keepNext w:val="0"/>
        <w:keepLines w:val="0"/>
        <w:pageBreakBefore w:val="0"/>
        <w:widowControl w:val="0"/>
        <w:kinsoku/>
        <w:wordWrap/>
        <w:overflowPunct/>
        <w:topLinePunct w:val="0"/>
        <w:autoSpaceDE/>
        <w:autoSpaceDN/>
        <w:bidi w:val="0"/>
        <w:spacing w:line="520" w:lineRule="exact"/>
        <w:rPr>
          <w:ins w:id="4" w:author="知行亦创" w:date="2026-04-28T10:08:58Z"/>
          <w:rFonts w:hint="eastAsia" w:eastAsia="楷体" w:cs="楷体"/>
          <w:color w:val="000000"/>
          <w:szCs w:val="28"/>
          <w:lang w:val="en-US" w:eastAsia="zh-CN"/>
        </w:rPr>
      </w:pPr>
      <w:r>
        <w:rPr>
          <w:rFonts w:hint="eastAsia" w:ascii="Times New Roman" w:hAnsi="Times New Roman" w:eastAsia="楷体" w:cs="楷体"/>
          <w:color w:val="000000"/>
          <w:szCs w:val="28"/>
          <w:lang w:val="en-US" w:eastAsia="zh-CN"/>
        </w:rPr>
        <w:t>根据所述睡眠质量评分、所述各睡眠阶段占比及所述脑电特征频段信息，生成可视化报告和睡眠改善建议，完成睡眠质量监测与分析</w:t>
      </w:r>
      <w:ins w:id="5" w:author="知行亦创" w:date="2026-04-28T10:08:58Z">
        <w:r>
          <w:rPr>
            <w:rFonts w:hint="eastAsia" w:eastAsia="楷体" w:cs="楷体"/>
            <w:color w:val="000000"/>
            <w:szCs w:val="28"/>
            <w:lang w:val="en-US" w:eastAsia="zh-CN"/>
          </w:rPr>
          <w:t>；</w:t>
        </w:r>
      </w:ins>
    </w:p>
    <w:p w14:paraId="42E3926E">
      <w:pPr>
        <w:keepNext w:val="0"/>
        <w:keepLines w:val="0"/>
        <w:pageBreakBefore w:val="0"/>
        <w:widowControl w:val="0"/>
        <w:kinsoku/>
        <w:wordWrap/>
        <w:overflowPunct/>
        <w:topLinePunct w:val="0"/>
        <w:autoSpaceDE/>
        <w:autoSpaceDN/>
        <w:bidi w:val="0"/>
        <w:spacing w:line="520" w:lineRule="exact"/>
        <w:rPr>
          <w:ins w:id="6" w:author="知行亦创" w:date="2026-04-28T10:08:59Z"/>
          <w:rFonts w:hint="eastAsia" w:ascii="Times New Roman" w:hAnsi="Times New Roman" w:eastAsia="楷体" w:cs="楷体"/>
          <w:color w:val="000000"/>
          <w:szCs w:val="28"/>
          <w:lang w:val="en-US" w:eastAsia="zh-CN"/>
        </w:rPr>
      </w:pPr>
      <w:ins w:id="7" w:author="知行亦创" w:date="2026-04-28T10:08:59Z">
        <w:r>
          <w:rPr>
            <w:rFonts w:hint="eastAsia" w:ascii="Times New Roman" w:hAnsi="Times New Roman" w:eastAsia="楷体" w:cs="楷体"/>
            <w:color w:val="000000"/>
            <w:szCs w:val="28"/>
            <w:lang w:val="en-US" w:eastAsia="zh-CN"/>
          </w:rPr>
          <w:t>所述基于所述多维特征向量，通过滑动窗口机制与随机森林模型划分睡眠阶段，并计算各睡眠阶段占比的步骤包括：</w:t>
        </w:r>
      </w:ins>
    </w:p>
    <w:p w14:paraId="62B6FB27">
      <w:pPr>
        <w:keepNext w:val="0"/>
        <w:keepLines w:val="0"/>
        <w:pageBreakBefore w:val="0"/>
        <w:widowControl w:val="0"/>
        <w:kinsoku/>
        <w:wordWrap/>
        <w:overflowPunct/>
        <w:topLinePunct w:val="0"/>
        <w:autoSpaceDE/>
        <w:autoSpaceDN/>
        <w:bidi w:val="0"/>
        <w:spacing w:line="520" w:lineRule="exact"/>
        <w:rPr>
          <w:ins w:id="8" w:author="知行亦创" w:date="2026-04-28T10:08:59Z"/>
          <w:rFonts w:hint="eastAsia" w:ascii="Times New Roman" w:hAnsi="Times New Roman" w:eastAsia="楷体" w:cs="楷体"/>
          <w:color w:val="000000"/>
          <w:szCs w:val="28"/>
          <w:lang w:val="en-US" w:eastAsia="zh-CN"/>
        </w:rPr>
      </w:pPr>
      <w:ins w:id="9" w:author="知行亦创" w:date="2026-04-28T10:08:59Z">
        <w:r>
          <w:rPr>
            <w:rFonts w:hint="eastAsia" w:ascii="Times New Roman" w:hAnsi="Times New Roman" w:eastAsia="楷体" w:cs="楷体"/>
            <w:color w:val="000000"/>
            <w:szCs w:val="28"/>
            <w:lang w:val="en-US" w:eastAsia="zh-CN"/>
          </w:rPr>
          <w:t>按照预设滑动窗口大小和预设滑动窗口步长，对所述多维特征向量进行连续分段处理，得到多个初始分段特征向量；</w:t>
        </w:r>
      </w:ins>
    </w:p>
    <w:p w14:paraId="76FBA79B">
      <w:pPr>
        <w:keepNext w:val="0"/>
        <w:keepLines w:val="0"/>
        <w:pageBreakBefore w:val="0"/>
        <w:widowControl w:val="0"/>
        <w:kinsoku/>
        <w:wordWrap/>
        <w:overflowPunct/>
        <w:topLinePunct w:val="0"/>
        <w:autoSpaceDE/>
        <w:autoSpaceDN/>
        <w:bidi w:val="0"/>
        <w:spacing w:line="520" w:lineRule="exact"/>
        <w:rPr>
          <w:ins w:id="10" w:author="知行亦创" w:date="2026-04-28T10:08:59Z"/>
          <w:rFonts w:hint="eastAsia" w:ascii="Times New Roman" w:hAnsi="Times New Roman" w:eastAsia="楷体" w:cs="楷体"/>
          <w:color w:val="000000"/>
          <w:szCs w:val="28"/>
          <w:lang w:val="en-US" w:eastAsia="zh-CN"/>
        </w:rPr>
      </w:pPr>
      <w:ins w:id="11" w:author="知行亦创" w:date="2026-04-28T10:08:59Z">
        <w:r>
          <w:rPr>
            <w:rFonts w:hint="eastAsia" w:ascii="Times New Roman" w:hAnsi="Times New Roman" w:eastAsia="楷体" w:cs="楷体"/>
            <w:color w:val="000000"/>
            <w:szCs w:val="28"/>
            <w:lang w:val="en-US" w:eastAsia="zh-CN"/>
          </w:rPr>
          <w:t>对每个所述初始分段特征向量进行标准化处理，得到目标分段特征向量；</w:t>
        </w:r>
      </w:ins>
    </w:p>
    <w:p w14:paraId="0EC02F20">
      <w:pPr>
        <w:keepNext w:val="0"/>
        <w:keepLines w:val="0"/>
        <w:pageBreakBefore w:val="0"/>
        <w:widowControl w:val="0"/>
        <w:kinsoku/>
        <w:wordWrap/>
        <w:overflowPunct/>
        <w:topLinePunct w:val="0"/>
        <w:autoSpaceDE/>
        <w:autoSpaceDN/>
        <w:bidi w:val="0"/>
        <w:spacing w:line="520" w:lineRule="exact"/>
        <w:rPr>
          <w:ins w:id="12" w:author="知行亦创" w:date="2026-04-28T10:08:59Z"/>
          <w:rFonts w:hint="eastAsia" w:ascii="Times New Roman" w:hAnsi="Times New Roman" w:eastAsia="楷体" w:cs="楷体"/>
          <w:color w:val="000000"/>
          <w:szCs w:val="28"/>
          <w:lang w:val="en-US" w:eastAsia="zh-CN"/>
        </w:rPr>
      </w:pPr>
      <w:ins w:id="13" w:author="知行亦创" w:date="2026-04-28T10:08:59Z">
        <w:r>
          <w:rPr>
            <w:rFonts w:hint="eastAsia" w:ascii="Times New Roman" w:hAnsi="Times New Roman" w:eastAsia="楷体" w:cs="楷体"/>
            <w:color w:val="000000"/>
            <w:szCs w:val="28"/>
            <w:lang w:val="en-US" w:eastAsia="zh-CN"/>
          </w:rPr>
          <w:t>将每个所述目标分段特征向量依次输入预训练的随机森林模型，得到每个所述目标分段特征向量对应的睡眠阶段分类结果；</w:t>
        </w:r>
      </w:ins>
    </w:p>
    <w:p w14:paraId="6D409431">
      <w:pPr>
        <w:keepNext w:val="0"/>
        <w:keepLines w:val="0"/>
        <w:pageBreakBefore w:val="0"/>
        <w:widowControl w:val="0"/>
        <w:kinsoku/>
        <w:wordWrap/>
        <w:overflowPunct/>
        <w:topLinePunct w:val="0"/>
        <w:autoSpaceDE/>
        <w:autoSpaceDN/>
        <w:bidi w:val="0"/>
        <w:spacing w:line="520" w:lineRule="exact"/>
        <w:rPr>
          <w:ins w:id="14" w:author="知行亦创" w:date="2026-04-28T10:08:59Z"/>
          <w:rFonts w:hint="eastAsia" w:ascii="Times New Roman" w:hAnsi="Times New Roman" w:eastAsia="楷体" w:cs="楷体"/>
          <w:color w:val="000000"/>
          <w:szCs w:val="28"/>
          <w:lang w:val="en-US" w:eastAsia="zh-CN"/>
        </w:rPr>
      </w:pPr>
      <w:ins w:id="15" w:author="知行亦创" w:date="2026-04-28T10:08:59Z">
        <w:r>
          <w:rPr>
            <w:rFonts w:hint="eastAsia" w:ascii="Times New Roman" w:hAnsi="Times New Roman" w:eastAsia="楷体" w:cs="楷体"/>
            <w:color w:val="000000"/>
            <w:szCs w:val="28"/>
            <w:lang w:val="en-US" w:eastAsia="zh-CN"/>
          </w:rPr>
          <w:t>分别统计所述睡眠阶段分类结果中深睡期、浅睡期及快速眼动期的出现次数；</w:t>
        </w:r>
      </w:ins>
    </w:p>
    <w:p w14:paraId="667A8AEE">
      <w:pPr>
        <w:keepNext w:val="0"/>
        <w:keepLines w:val="0"/>
        <w:pageBreakBefore w:val="0"/>
        <w:widowControl w:val="0"/>
        <w:kinsoku/>
        <w:wordWrap/>
        <w:overflowPunct/>
        <w:topLinePunct w:val="0"/>
        <w:autoSpaceDE/>
        <w:autoSpaceDN/>
        <w:bidi w:val="0"/>
        <w:spacing w:line="520" w:lineRule="exact"/>
        <w:rPr>
          <w:ins w:id="16" w:author="知行亦创" w:date="2026-04-28T10:09:24Z"/>
          <w:rFonts w:hint="eastAsia" w:eastAsia="楷体" w:cs="楷体"/>
          <w:color w:val="000000"/>
          <w:szCs w:val="28"/>
          <w:lang w:val="en-US" w:eastAsia="zh-CN"/>
        </w:rPr>
      </w:pPr>
      <w:ins w:id="17" w:author="知行亦创" w:date="2026-04-28T10:08:59Z">
        <w:r>
          <w:rPr>
            <w:rFonts w:hint="eastAsia" w:ascii="Times New Roman" w:hAnsi="Times New Roman" w:eastAsia="楷体" w:cs="楷体"/>
            <w:color w:val="000000"/>
            <w:szCs w:val="28"/>
            <w:lang w:val="en-US" w:eastAsia="zh-CN"/>
          </w:rPr>
          <w:t>分别计算每个睡眠阶段的所述出现次数与总分段数的比值，得到各睡眠阶段占比</w:t>
        </w:r>
      </w:ins>
      <w:ins w:id="18" w:author="知行亦创" w:date="2026-04-28T10:09:24Z">
        <w:r>
          <w:rPr>
            <w:rFonts w:hint="eastAsia" w:eastAsia="楷体" w:cs="楷体"/>
            <w:color w:val="000000"/>
            <w:szCs w:val="28"/>
            <w:lang w:val="en-US" w:eastAsia="zh-CN"/>
          </w:rPr>
          <w:t>；</w:t>
        </w:r>
      </w:ins>
    </w:p>
    <w:p w14:paraId="19B9AD96">
      <w:pPr>
        <w:keepNext w:val="0"/>
        <w:keepLines w:val="0"/>
        <w:pageBreakBefore w:val="0"/>
        <w:widowControl w:val="0"/>
        <w:kinsoku/>
        <w:wordWrap/>
        <w:overflowPunct/>
        <w:topLinePunct w:val="0"/>
        <w:autoSpaceDE/>
        <w:autoSpaceDN/>
        <w:bidi w:val="0"/>
        <w:spacing w:line="520" w:lineRule="exact"/>
        <w:rPr>
          <w:ins w:id="19" w:author="知行亦创" w:date="2026-04-28T10:09:24Z"/>
          <w:rFonts w:hint="eastAsia" w:ascii="Times New Roman" w:hAnsi="Times New Roman" w:eastAsia="楷体" w:cs="楷体"/>
          <w:color w:val="000000"/>
          <w:szCs w:val="28"/>
          <w:lang w:val="en-US" w:eastAsia="zh-CN"/>
        </w:rPr>
      </w:pPr>
      <w:ins w:id="20" w:author="知行亦创" w:date="2026-04-28T10:09:24Z">
        <w:r>
          <w:rPr>
            <w:rFonts w:hint="eastAsia" w:ascii="Times New Roman" w:hAnsi="Times New Roman" w:eastAsia="楷体" w:cs="楷体"/>
            <w:color w:val="000000"/>
            <w:szCs w:val="28"/>
            <w:lang w:val="en-US" w:eastAsia="zh-CN"/>
          </w:rPr>
          <w:t>所述基于所述睡眠阶段的连续序列计算睡眠稳定性参数，并根据所述各睡眠阶段占比、所述睡眠稳定性参数以及所述原始脑电信号的信号质量参数，计算睡眠质量评分的步骤包括：</w:t>
        </w:r>
      </w:ins>
    </w:p>
    <w:p w14:paraId="0A0A5F3E">
      <w:pPr>
        <w:keepNext w:val="0"/>
        <w:keepLines w:val="0"/>
        <w:pageBreakBefore w:val="0"/>
        <w:widowControl w:val="0"/>
        <w:kinsoku/>
        <w:wordWrap/>
        <w:overflowPunct/>
        <w:topLinePunct w:val="0"/>
        <w:autoSpaceDE/>
        <w:autoSpaceDN/>
        <w:bidi w:val="0"/>
        <w:spacing w:line="520" w:lineRule="exact"/>
        <w:rPr>
          <w:ins w:id="21" w:author="知行亦创" w:date="2026-04-28T10:09:24Z"/>
          <w:rFonts w:hint="eastAsia" w:ascii="Times New Roman" w:hAnsi="Times New Roman" w:eastAsia="楷体" w:cs="楷体"/>
          <w:color w:val="000000"/>
          <w:szCs w:val="28"/>
          <w:lang w:val="en-US" w:eastAsia="zh-CN"/>
        </w:rPr>
      </w:pPr>
      <w:ins w:id="22" w:author="知行亦创" w:date="2026-04-28T10:09:24Z">
        <w:r>
          <w:rPr>
            <w:rFonts w:hint="eastAsia" w:ascii="Times New Roman" w:hAnsi="Times New Roman" w:eastAsia="楷体" w:cs="楷体"/>
            <w:color w:val="000000"/>
            <w:szCs w:val="28"/>
            <w:lang w:val="en-US" w:eastAsia="zh-CN"/>
          </w:rPr>
          <w:t>获取所述睡眠阶段的连续序列，统计所述连续序列中相邻分段睡眠阶段发生转换的总次数，所述连续序列是通过所述随机森林模型划分所述睡眠阶段后形成的有序序列；</w:t>
        </w:r>
      </w:ins>
    </w:p>
    <w:p w14:paraId="0A4FC207">
      <w:pPr>
        <w:keepNext w:val="0"/>
        <w:keepLines w:val="0"/>
        <w:pageBreakBefore w:val="0"/>
        <w:widowControl w:val="0"/>
        <w:kinsoku/>
        <w:wordWrap/>
        <w:overflowPunct/>
        <w:topLinePunct w:val="0"/>
        <w:autoSpaceDE/>
        <w:autoSpaceDN/>
        <w:bidi w:val="0"/>
        <w:spacing w:line="520" w:lineRule="exact"/>
        <w:rPr>
          <w:ins w:id="23" w:author="知行亦创" w:date="2026-04-28T10:09:24Z"/>
          <w:rFonts w:hint="eastAsia" w:ascii="Times New Roman" w:hAnsi="Times New Roman" w:eastAsia="楷体" w:cs="楷体"/>
          <w:color w:val="000000"/>
          <w:szCs w:val="28"/>
          <w:lang w:val="en-US" w:eastAsia="zh-CN"/>
        </w:rPr>
      </w:pPr>
      <w:ins w:id="24" w:author="知行亦创" w:date="2026-04-28T10:09:24Z">
        <w:r>
          <w:rPr>
            <w:rFonts w:hint="eastAsia" w:ascii="Times New Roman" w:hAnsi="Times New Roman" w:eastAsia="楷体" w:cs="楷体"/>
            <w:color w:val="000000"/>
            <w:szCs w:val="28"/>
            <w:lang w:val="en-US" w:eastAsia="zh-CN"/>
          </w:rPr>
          <w:t>计算所述连续序列中各个所述睡眠阶段的连续出现时长，再计算所述连续出现时长的标准差；</w:t>
        </w:r>
      </w:ins>
    </w:p>
    <w:p w14:paraId="44148A23">
      <w:pPr>
        <w:keepNext w:val="0"/>
        <w:keepLines w:val="0"/>
        <w:pageBreakBefore w:val="0"/>
        <w:widowControl w:val="0"/>
        <w:kinsoku/>
        <w:wordWrap/>
        <w:overflowPunct/>
        <w:topLinePunct w:val="0"/>
        <w:autoSpaceDE/>
        <w:autoSpaceDN/>
        <w:bidi w:val="0"/>
        <w:spacing w:line="520" w:lineRule="exact"/>
        <w:rPr>
          <w:ins w:id="25" w:author="知行亦创" w:date="2026-04-28T10:09:24Z"/>
          <w:rFonts w:hint="eastAsia" w:ascii="Times New Roman" w:hAnsi="Times New Roman" w:eastAsia="楷体" w:cs="楷体"/>
          <w:color w:val="000000"/>
          <w:szCs w:val="28"/>
          <w:lang w:val="en-US" w:eastAsia="zh-CN"/>
        </w:rPr>
      </w:pPr>
      <w:ins w:id="26" w:author="知行亦创" w:date="2026-04-28T10:09:24Z">
        <w:r>
          <w:rPr>
            <w:rFonts w:hint="eastAsia" w:ascii="Times New Roman" w:hAnsi="Times New Roman" w:eastAsia="楷体" w:cs="楷体"/>
            <w:color w:val="000000"/>
            <w:szCs w:val="28"/>
            <w:lang w:val="en-US" w:eastAsia="zh-CN"/>
          </w:rPr>
          <w:t>根据所述连续出现时长的标准差和所述总次数计算睡眠稳定性参数</w:t>
        </w:r>
      </w:ins>
      <w:ins w:id="27" w:author="知行亦创" w:date="2026-04-28T10:17:28Z">
        <w:r>
          <w:rPr>
            <w:rFonts w:hint="eastAsia" w:eastAsia="楷体" w:cs="楷体"/>
            <w:color w:val="000000"/>
            <w:szCs w:val="28"/>
            <w:lang w:val="en-US" w:eastAsia="zh-CN"/>
          </w:rPr>
          <w:t>，</w:t>
        </w:r>
      </w:ins>
      <w:ins w:id="28" w:author="知行亦创" w:date="2026-04-28T10:17:29Z">
        <w:r>
          <w:rPr>
            <w:rFonts w:hint="eastAsia" w:eastAsia="楷体" w:cs="楷体"/>
            <w:color w:val="000000"/>
            <w:szCs w:val="28"/>
            <w:lang w:val="en-US" w:eastAsia="zh-CN"/>
          </w:rPr>
          <w:t>具体</w:t>
        </w:r>
      </w:ins>
      <w:ins w:id="29" w:author="知行亦创" w:date="2026-04-28T10:17:30Z">
        <w:r>
          <w:rPr>
            <w:rFonts w:hint="eastAsia" w:eastAsia="楷体" w:cs="楷体"/>
            <w:color w:val="000000"/>
            <w:szCs w:val="28"/>
            <w:lang w:val="en-US" w:eastAsia="zh-CN"/>
          </w:rPr>
          <w:t>为</w:t>
        </w:r>
      </w:ins>
      <w:ins w:id="30" w:author="知行亦创" w:date="2026-04-28T10:17:31Z">
        <w:r>
          <w:rPr>
            <w:rFonts w:hint="eastAsia" w:eastAsia="楷体" w:cs="楷体"/>
            <w:color w:val="000000"/>
            <w:szCs w:val="28"/>
            <w:lang w:val="en-US" w:eastAsia="zh-CN"/>
          </w:rPr>
          <w:t>，将</w:t>
        </w:r>
      </w:ins>
      <w:ins w:id="31" w:author="知行亦创" w:date="2026-04-28T10:17:35Z">
        <w:r>
          <w:rPr>
            <w:rFonts w:hint="eastAsia" w:eastAsia="楷体" w:cs="楷体"/>
            <w:color w:val="000000"/>
            <w:szCs w:val="28"/>
            <w:lang w:val="en-US" w:eastAsia="zh-CN"/>
          </w:rPr>
          <w:t>所述</w:t>
        </w:r>
      </w:ins>
      <w:ins w:id="32" w:author="知行亦创" w:date="2026-04-28T10:17:31Z">
        <w:r>
          <w:rPr>
            <w:rFonts w:hint="eastAsia" w:eastAsia="楷体" w:cs="楷体"/>
            <w:color w:val="000000"/>
            <w:szCs w:val="28"/>
            <w:lang w:val="en-US" w:eastAsia="zh-CN"/>
          </w:rPr>
          <w:t>总次数与</w:t>
        </w:r>
      </w:ins>
      <w:ins w:id="33" w:author="知行亦创" w:date="2026-04-28T10:17:36Z">
        <w:r>
          <w:rPr>
            <w:rFonts w:hint="eastAsia" w:eastAsia="楷体" w:cs="楷体"/>
            <w:color w:val="000000"/>
            <w:szCs w:val="28"/>
            <w:lang w:val="en-US" w:eastAsia="zh-CN"/>
          </w:rPr>
          <w:t>所述</w:t>
        </w:r>
      </w:ins>
      <w:ins w:id="34" w:author="知行亦创" w:date="2026-04-28T10:17:31Z">
        <w:r>
          <w:rPr>
            <w:rFonts w:hint="eastAsia" w:eastAsia="楷体" w:cs="楷体"/>
            <w:color w:val="000000"/>
            <w:szCs w:val="28"/>
            <w:lang w:val="en-US" w:eastAsia="zh-CN"/>
          </w:rPr>
          <w:t>标准差代入预设公式</w:t>
        </w:r>
      </w:ins>
      <w:ins w:id="35" w:author="知行亦创" w:date="2026-04-28T10:26:53Z">
        <w:r>
          <w:rPr>
            <w:rFonts w:hint="eastAsia" w:eastAsia="楷体" w:cs="楷体"/>
            <w:color w:val="000000"/>
            <w:szCs w:val="28"/>
            <w:lang w:val="en-US" w:eastAsia="zh-CN"/>
          </w:rPr>
          <w:t>进行加权求和</w:t>
        </w:r>
      </w:ins>
      <w:ins w:id="36" w:author="知行亦创" w:date="2026-04-28T10:17:31Z">
        <w:r>
          <w:rPr>
            <w:rFonts w:hint="eastAsia" w:eastAsia="楷体" w:cs="楷体"/>
            <w:color w:val="000000"/>
            <w:szCs w:val="28"/>
            <w:lang w:val="en-US" w:eastAsia="zh-CN"/>
          </w:rPr>
          <w:t>计算出</w:t>
        </w:r>
      </w:ins>
      <w:ins w:id="37" w:author="知行亦创" w:date="2026-04-28T10:17:42Z">
        <w:r>
          <w:rPr>
            <w:rFonts w:hint="eastAsia" w:eastAsia="楷体" w:cs="楷体"/>
            <w:color w:val="000000"/>
            <w:szCs w:val="28"/>
            <w:lang w:val="en-US" w:eastAsia="zh-CN"/>
          </w:rPr>
          <w:t>所述</w:t>
        </w:r>
      </w:ins>
      <w:ins w:id="38" w:author="知行亦创" w:date="2026-04-28T10:17:31Z">
        <w:r>
          <w:rPr>
            <w:rFonts w:hint="eastAsia" w:eastAsia="楷体" w:cs="楷体"/>
            <w:color w:val="000000"/>
            <w:szCs w:val="28"/>
            <w:lang w:val="en-US" w:eastAsia="zh-CN"/>
          </w:rPr>
          <w:t>睡眠稳定性参数</w:t>
        </w:r>
      </w:ins>
      <w:ins w:id="39" w:author="知行亦创" w:date="2026-04-28T10:09:24Z">
        <w:r>
          <w:rPr>
            <w:rFonts w:hint="eastAsia" w:ascii="Times New Roman" w:hAnsi="Times New Roman" w:eastAsia="楷体" w:cs="楷体"/>
            <w:color w:val="000000"/>
            <w:szCs w:val="28"/>
            <w:lang w:val="en-US" w:eastAsia="zh-CN"/>
          </w:rPr>
          <w:t>；</w:t>
        </w:r>
      </w:ins>
      <w:bookmarkStart w:id="0" w:name="_GoBack"/>
      <w:bookmarkEnd w:id="0"/>
    </w:p>
    <w:p w14:paraId="236E693D">
      <w:pPr>
        <w:keepNext w:val="0"/>
        <w:keepLines w:val="0"/>
        <w:pageBreakBefore w:val="0"/>
        <w:widowControl w:val="0"/>
        <w:kinsoku/>
        <w:wordWrap/>
        <w:overflowPunct/>
        <w:topLinePunct w:val="0"/>
        <w:autoSpaceDE/>
        <w:autoSpaceDN/>
        <w:bidi w:val="0"/>
        <w:spacing w:line="520" w:lineRule="exact"/>
        <w:rPr>
          <w:ins w:id="40" w:author="知行亦创" w:date="2026-04-28T10:09:24Z"/>
          <w:rFonts w:hint="eastAsia" w:ascii="Times New Roman" w:hAnsi="Times New Roman" w:eastAsia="楷体" w:cs="楷体"/>
          <w:color w:val="000000"/>
          <w:szCs w:val="28"/>
          <w:lang w:val="en-US" w:eastAsia="zh-CN"/>
        </w:rPr>
      </w:pPr>
      <w:ins w:id="41" w:author="知行亦创" w:date="2026-04-28T10:09:24Z">
        <w:r>
          <w:rPr>
            <w:rFonts w:hint="eastAsia" w:ascii="Times New Roman" w:hAnsi="Times New Roman" w:eastAsia="楷体" w:cs="楷体"/>
            <w:color w:val="000000"/>
            <w:szCs w:val="28"/>
            <w:lang w:val="en-US" w:eastAsia="zh-CN"/>
          </w:rPr>
          <w:t>获取所述原始脑电信号的信号质量参数，所述信号质量参数是在预处理过程中同步采集的数值型参数；</w:t>
        </w:r>
      </w:ins>
    </w:p>
    <w:p w14:paraId="7B4CA62E">
      <w:pPr>
        <w:keepNext w:val="0"/>
        <w:keepLines w:val="0"/>
        <w:pageBreakBefore w:val="0"/>
        <w:widowControl w:val="0"/>
        <w:kinsoku/>
        <w:wordWrap/>
        <w:overflowPunct/>
        <w:topLinePunct w:val="0"/>
        <w:autoSpaceDE/>
        <w:autoSpaceDN/>
        <w:bidi w:val="0"/>
        <w:spacing w:line="520" w:lineRule="exact"/>
        <w:rPr>
          <w:ins w:id="42" w:author="知行亦创" w:date="2026-04-28T10:09:24Z"/>
          <w:rFonts w:hint="eastAsia" w:ascii="Times New Roman" w:hAnsi="Times New Roman" w:eastAsia="楷体" w:cs="楷体"/>
          <w:color w:val="000000"/>
          <w:szCs w:val="28"/>
          <w:lang w:val="en-US" w:eastAsia="zh-CN"/>
        </w:rPr>
      </w:pPr>
      <w:ins w:id="43" w:author="知行亦创" w:date="2026-04-28T10:09:24Z">
        <w:r>
          <w:rPr>
            <w:rFonts w:hint="eastAsia" w:ascii="Times New Roman" w:hAnsi="Times New Roman" w:eastAsia="楷体" w:cs="楷体"/>
            <w:color w:val="000000"/>
            <w:szCs w:val="28"/>
            <w:lang w:val="en-US" w:eastAsia="zh-CN"/>
          </w:rPr>
          <w:t>分别对所述各睡眠阶段占比、所述睡眠稳定性参数及所述信号质量参数进行归一化处理，得到三个归一化参数值；</w:t>
        </w:r>
      </w:ins>
    </w:p>
    <w:p w14:paraId="0EB13374">
      <w:pPr>
        <w:keepNext w:val="0"/>
        <w:keepLines w:val="0"/>
        <w:pageBreakBefore w:val="0"/>
        <w:widowControl w:val="0"/>
        <w:kinsoku/>
        <w:wordWrap/>
        <w:overflowPunct/>
        <w:topLinePunct w:val="0"/>
        <w:autoSpaceDE/>
        <w:autoSpaceDN/>
        <w:bidi w:val="0"/>
        <w:spacing w:line="520" w:lineRule="exact"/>
        <w:rPr>
          <w:ins w:id="44" w:author="知行亦创" w:date="2026-04-28T10:09:24Z"/>
          <w:rFonts w:hint="eastAsia" w:ascii="Times New Roman" w:hAnsi="Times New Roman" w:eastAsia="楷体" w:cs="楷体"/>
          <w:color w:val="000000"/>
          <w:szCs w:val="28"/>
          <w:lang w:val="en-US" w:eastAsia="zh-CN"/>
        </w:rPr>
      </w:pPr>
      <w:ins w:id="45" w:author="知行亦创" w:date="2026-04-28T10:09:24Z">
        <w:r>
          <w:rPr>
            <w:rFonts w:hint="eastAsia" w:ascii="Times New Roman" w:hAnsi="Times New Roman" w:eastAsia="楷体" w:cs="楷体"/>
            <w:color w:val="000000"/>
            <w:szCs w:val="28"/>
            <w:lang w:val="en-US" w:eastAsia="zh-CN"/>
          </w:rPr>
          <w:t>通过熵权法计算所述三个归一化参数值各自的权重系数；</w:t>
        </w:r>
      </w:ins>
    </w:p>
    <w:p w14:paraId="3C0B86F0">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ins w:id="46" w:author="知行亦创" w:date="2026-04-28T10:09:24Z">
        <w:r>
          <w:rPr>
            <w:rFonts w:hint="eastAsia" w:ascii="Times New Roman" w:hAnsi="Times New Roman" w:eastAsia="楷体" w:cs="楷体"/>
            <w:color w:val="000000"/>
            <w:szCs w:val="28"/>
            <w:lang w:val="en-US" w:eastAsia="zh-CN"/>
          </w:rPr>
          <w:t>将所述三个归一化参数值与对应的所述权重系数进行加权求和，并校准至预设分数范围，得到睡眠质量评分</w:t>
        </w:r>
      </w:ins>
      <w:r>
        <w:rPr>
          <w:rFonts w:hint="eastAsia" w:ascii="Times New Roman" w:hAnsi="Times New Roman" w:eastAsia="楷体" w:cs="楷体"/>
          <w:color w:val="000000"/>
          <w:szCs w:val="28"/>
          <w:lang w:val="en-US" w:eastAsia="zh-CN"/>
        </w:rPr>
        <w:t>。</w:t>
      </w:r>
    </w:p>
    <w:p w14:paraId="27108B90">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4CD3A4FA">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2.如权利要求1所述的方法，其特征在于，所述根据所述睡眠质量评分、所述各睡眠阶段占比及所述脑电特征频段信息，生成可视化报告和睡眠改善建议，完成睡眠质量监测与分析的步骤包括：</w:t>
      </w:r>
    </w:p>
    <w:p w14:paraId="6BEE36F3">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分别将所述睡眠质量评分、所述各睡眠阶段占比及所述脑电特征频段信息与各自对应的预设正常范围对比，识别超出范围的异常指标；</w:t>
      </w:r>
    </w:p>
    <w:p w14:paraId="0E5E15A1">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整合所述脑电特征频段信息、所述各睡眠阶段占比、所述睡眠质量评分及所述异常指标，生成包含数据图表与文字说明的可视化报告；</w:t>
      </w:r>
    </w:p>
    <w:p w14:paraId="1662C5C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将所述可视化报告、所述异常指标以及所述睡眠阶段的分布数据输入云端大语言模型，得到睡眠改善建议，完成睡眠质量监测与分析。</w:t>
      </w:r>
    </w:p>
    <w:p w14:paraId="480E2BB4">
      <w:pPr>
        <w:keepNext w:val="0"/>
        <w:keepLines w:val="0"/>
        <w:pageBreakBefore w:val="0"/>
        <w:widowControl w:val="0"/>
        <w:kinsoku/>
        <w:wordWrap/>
        <w:overflowPunct/>
        <w:topLinePunct w:val="0"/>
        <w:autoSpaceDE/>
        <w:autoSpaceDN/>
        <w:bidi w:val="0"/>
        <w:spacing w:line="520" w:lineRule="exact"/>
        <w:rPr>
          <w:del w:id="47" w:author="知行亦创" w:date="2026-04-28T10:25:33Z"/>
          <w:rFonts w:hint="eastAsia" w:ascii="Times New Roman" w:hAnsi="Times New Roman" w:eastAsia="楷体" w:cs="楷体"/>
          <w:color w:val="000000"/>
          <w:szCs w:val="28"/>
          <w:lang w:val="en-US" w:eastAsia="zh-CN"/>
        </w:rPr>
      </w:pPr>
    </w:p>
    <w:p w14:paraId="1D687E60">
      <w:pPr>
        <w:keepNext w:val="0"/>
        <w:keepLines w:val="0"/>
        <w:pageBreakBefore w:val="0"/>
        <w:widowControl w:val="0"/>
        <w:kinsoku/>
        <w:wordWrap/>
        <w:overflowPunct/>
        <w:topLinePunct w:val="0"/>
        <w:autoSpaceDE/>
        <w:autoSpaceDN/>
        <w:bidi w:val="0"/>
        <w:spacing w:line="520" w:lineRule="exact"/>
        <w:rPr>
          <w:del w:id="48" w:author="知行亦创" w:date="2026-04-28T10:25:33Z"/>
          <w:rFonts w:hint="eastAsia" w:ascii="Times New Roman" w:hAnsi="Times New Roman" w:eastAsia="楷体" w:cs="楷体"/>
          <w:color w:val="000000"/>
          <w:szCs w:val="28"/>
          <w:lang w:val="en-US" w:eastAsia="zh-CN"/>
        </w:rPr>
      </w:pPr>
      <w:del w:id="49" w:author="知行亦创" w:date="2026-04-28T10:25:33Z">
        <w:r>
          <w:rPr>
            <w:rFonts w:hint="eastAsia" w:ascii="Times New Roman" w:hAnsi="Times New Roman" w:eastAsia="楷体" w:cs="楷体"/>
            <w:color w:val="000000"/>
            <w:szCs w:val="28"/>
            <w:highlight w:val="none"/>
            <w:lang w:val="en-US" w:eastAsia="zh-CN"/>
          </w:rPr>
          <w:delText>3.如权利</w:delText>
        </w:r>
      </w:del>
      <w:del w:id="50" w:author="知行亦创" w:date="2026-04-28T10:25:33Z">
        <w:r>
          <w:rPr>
            <w:rFonts w:hint="eastAsia" w:ascii="Times New Roman" w:hAnsi="Times New Roman" w:eastAsia="楷体" w:cs="楷体"/>
            <w:color w:val="000000"/>
            <w:szCs w:val="28"/>
            <w:lang w:val="en-US" w:eastAsia="zh-CN"/>
          </w:rPr>
          <w:delText>要求1所述的方法，其特征在于，。</w:delText>
        </w:r>
      </w:del>
    </w:p>
    <w:p w14:paraId="722337F4">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07421613">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del w:id="51" w:author="知行亦创" w:date="2026-04-28T10:25:29Z">
        <w:r>
          <w:rPr>
            <w:rFonts w:hint="default" w:ascii="Times New Roman" w:hAnsi="Times New Roman" w:eastAsia="楷体" w:cs="楷体"/>
            <w:color w:val="000000"/>
            <w:szCs w:val="28"/>
            <w:lang w:val="en-US" w:eastAsia="zh-CN"/>
          </w:rPr>
          <w:delText>4</w:delText>
        </w:r>
      </w:del>
      <w:ins w:id="52" w:author="知行亦创" w:date="2026-04-28T10:25:30Z">
        <w:r>
          <w:rPr>
            <w:rFonts w:hint="eastAsia" w:eastAsia="楷体" w:cs="楷体"/>
            <w:color w:val="000000"/>
            <w:szCs w:val="28"/>
            <w:lang w:val="en-US" w:eastAsia="zh-CN"/>
          </w:rPr>
          <w:t>3</w:t>
        </w:r>
      </w:ins>
      <w:r>
        <w:rPr>
          <w:rFonts w:hint="eastAsia" w:ascii="Times New Roman" w:hAnsi="Times New Roman" w:eastAsia="楷体" w:cs="楷体"/>
          <w:color w:val="000000"/>
          <w:szCs w:val="28"/>
          <w:lang w:val="en-US" w:eastAsia="zh-CN"/>
        </w:rPr>
        <w:t>.如权利要求</w:t>
      </w:r>
      <w:del w:id="53" w:author="知行亦创" w:date="2026-04-28T10:09:04Z">
        <w:r>
          <w:rPr>
            <w:rFonts w:hint="default" w:ascii="Times New Roman" w:hAnsi="Times New Roman" w:eastAsia="楷体" w:cs="楷体"/>
            <w:color w:val="000000"/>
            <w:szCs w:val="28"/>
            <w:lang w:val="en-US" w:eastAsia="zh-CN"/>
          </w:rPr>
          <w:delText>3</w:delText>
        </w:r>
      </w:del>
      <w:ins w:id="54" w:author="知行亦创" w:date="2026-04-28T10:09:04Z">
        <w:r>
          <w:rPr>
            <w:rFonts w:hint="eastAsia" w:eastAsia="楷体" w:cs="楷体"/>
            <w:color w:val="000000"/>
            <w:szCs w:val="28"/>
            <w:lang w:val="en-US" w:eastAsia="zh-CN"/>
          </w:rPr>
          <w:t>1</w:t>
        </w:r>
      </w:ins>
      <w:r>
        <w:rPr>
          <w:rFonts w:hint="eastAsia" w:ascii="Times New Roman" w:hAnsi="Times New Roman" w:eastAsia="楷体" w:cs="楷体"/>
          <w:color w:val="000000"/>
          <w:szCs w:val="28"/>
          <w:lang w:val="en-US" w:eastAsia="zh-CN"/>
        </w:rPr>
        <w:t>所述的方法，其特征在于，所述将每个所述目标分段特征向量依次输入预训练的随机森林模型，得到每个所述目标分段特征向量对应的睡眠阶段分类结果的步骤包括：</w:t>
      </w:r>
    </w:p>
    <w:p w14:paraId="23CF9B3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将单个所述目标分段特征向量输入预训练的随机森林模型，通过所述随机森林模型内各个决策树同步读取所述目标分段特征向量的多维特征数据；</w:t>
      </w:r>
    </w:p>
    <w:p w14:paraId="72F9D831">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通过各个所述决策树对所述多维特征数据进行逐层推理，得到睡眠阶段预测结果；</w:t>
      </w:r>
    </w:p>
    <w:p w14:paraId="5AD15EA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根据所有所述决策树的所述睡眠阶段预测结果，通过多数投票法确定所述目标分段特征向量对应的睡眠阶段分类结果；</w:t>
      </w:r>
    </w:p>
    <w:p w14:paraId="6EEF75BE">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按相同流程依次处理其余所述目标分段特征向量，得到每个所述目标分段特征向量对应的睡眠阶段分类结果。</w:t>
      </w:r>
    </w:p>
    <w:p w14:paraId="0E599949">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6F53C5EE">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del w:id="55" w:author="知行亦创" w:date="2026-04-28T10:25:25Z">
        <w:r>
          <w:rPr>
            <w:rFonts w:hint="default" w:ascii="Times New Roman" w:hAnsi="Times New Roman" w:eastAsia="楷体" w:cs="楷体"/>
            <w:color w:val="000000"/>
            <w:szCs w:val="28"/>
            <w:lang w:val="en-US" w:eastAsia="zh-CN"/>
          </w:rPr>
          <w:delText>5</w:delText>
        </w:r>
      </w:del>
      <w:ins w:id="56" w:author="知行亦创" w:date="2026-04-28T10:25:25Z">
        <w:r>
          <w:rPr>
            <w:rFonts w:hint="eastAsia" w:eastAsia="楷体" w:cs="楷体"/>
            <w:color w:val="000000"/>
            <w:szCs w:val="28"/>
            <w:lang w:val="en-US" w:eastAsia="zh-CN"/>
          </w:rPr>
          <w:t>4</w:t>
        </w:r>
      </w:ins>
      <w:r>
        <w:rPr>
          <w:rFonts w:hint="eastAsia" w:ascii="Times New Roman" w:hAnsi="Times New Roman" w:eastAsia="楷体" w:cs="楷体"/>
          <w:color w:val="000000"/>
          <w:szCs w:val="28"/>
          <w:lang w:val="en-US" w:eastAsia="zh-CN"/>
        </w:rPr>
        <w:t>.如权利要求</w:t>
      </w:r>
      <w:del w:id="57" w:author="知行亦创" w:date="2026-04-28T10:09:06Z">
        <w:r>
          <w:rPr>
            <w:rFonts w:hint="default" w:ascii="Times New Roman" w:hAnsi="Times New Roman" w:eastAsia="楷体" w:cs="楷体"/>
            <w:color w:val="000000"/>
            <w:szCs w:val="28"/>
            <w:lang w:val="en-US" w:eastAsia="zh-CN"/>
          </w:rPr>
          <w:delText>3</w:delText>
        </w:r>
      </w:del>
      <w:ins w:id="58" w:author="知行亦创" w:date="2026-04-28T10:09:06Z">
        <w:r>
          <w:rPr>
            <w:rFonts w:hint="eastAsia" w:eastAsia="楷体" w:cs="楷体"/>
            <w:color w:val="000000"/>
            <w:szCs w:val="28"/>
            <w:lang w:val="en-US" w:eastAsia="zh-CN"/>
          </w:rPr>
          <w:t>1</w:t>
        </w:r>
      </w:ins>
      <w:r>
        <w:rPr>
          <w:rFonts w:hint="eastAsia" w:ascii="Times New Roman" w:hAnsi="Times New Roman" w:eastAsia="楷体" w:cs="楷体"/>
          <w:color w:val="000000"/>
          <w:szCs w:val="28"/>
          <w:lang w:val="en-US" w:eastAsia="zh-CN"/>
        </w:rPr>
        <w:t>所述的方法，其特征在于，所述随机森林模型的训练步骤包括：</w:t>
      </w:r>
    </w:p>
    <w:p w14:paraId="5B16FADB">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收集临床标注的睡眠脑电数据集，所述睡眠脑电数据集包含多组脑电特征频段信息及对应的睡眠阶段标签；</w:t>
      </w:r>
    </w:p>
    <w:p w14:paraId="40E01814">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根据所述睡眠脑电数据集中的脑电特征频段信息计算均值、标准差及功率占比，构建多维训练特征向量；</w:t>
      </w:r>
    </w:p>
    <w:p w14:paraId="5E80E0D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将所述多维训练特征向量与对应的所述睡眠阶段标签按预设比例划分为训练集和验证集；</w:t>
      </w:r>
    </w:p>
    <w:p w14:paraId="44B48EC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根据预设最大深度和预设类别平衡权重参数，构建包含预设数量颗决策树的初始随机森林模型；</w:t>
      </w:r>
    </w:p>
    <w:p w14:paraId="2DC7160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根据所述训练集对所述随机森林模型进行训练，得到参考随机森林模型；</w:t>
      </w:r>
    </w:p>
    <w:p w14:paraId="5777BC15">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根据所述验证集计算所述参考随机森林模型的分类准确率；</w:t>
      </w:r>
    </w:p>
    <w:p w14:paraId="409A9531">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分类准确率对所述参考随机森林模型进行参数调整，并返回所述根据所述训练集对所述随机森林模型进行训练，得到参考随机森林模型的步骤，直至所述分类准确率大于等于预设准确率阈值，将所述参考随机森林模型作为训练完成的随机森林模型。</w:t>
      </w:r>
    </w:p>
    <w:p w14:paraId="5E355FF2">
      <w:pPr>
        <w:keepNext w:val="0"/>
        <w:keepLines w:val="0"/>
        <w:pageBreakBefore w:val="0"/>
        <w:widowControl w:val="0"/>
        <w:kinsoku/>
        <w:wordWrap/>
        <w:overflowPunct/>
        <w:topLinePunct w:val="0"/>
        <w:autoSpaceDE/>
        <w:autoSpaceDN/>
        <w:bidi w:val="0"/>
        <w:spacing w:line="520" w:lineRule="exact"/>
        <w:rPr>
          <w:del w:id="59" w:author="知行亦创" w:date="2026-04-28T10:25:21Z"/>
          <w:rFonts w:hint="eastAsia" w:ascii="Times New Roman" w:hAnsi="Times New Roman" w:eastAsia="楷体" w:cs="楷体"/>
          <w:color w:val="000000"/>
          <w:szCs w:val="28"/>
          <w:lang w:val="en-US" w:eastAsia="zh-CN"/>
        </w:rPr>
      </w:pPr>
    </w:p>
    <w:p w14:paraId="1222EE48">
      <w:pPr>
        <w:keepNext w:val="0"/>
        <w:keepLines w:val="0"/>
        <w:pageBreakBefore w:val="0"/>
        <w:widowControl w:val="0"/>
        <w:kinsoku/>
        <w:wordWrap/>
        <w:overflowPunct/>
        <w:topLinePunct w:val="0"/>
        <w:autoSpaceDE/>
        <w:autoSpaceDN/>
        <w:bidi w:val="0"/>
        <w:spacing w:line="520" w:lineRule="exact"/>
        <w:rPr>
          <w:del w:id="60" w:author="知行亦创" w:date="2026-04-28T10:25:21Z"/>
          <w:rFonts w:hint="eastAsia" w:ascii="Times New Roman" w:hAnsi="Times New Roman" w:eastAsia="楷体" w:cs="楷体"/>
          <w:color w:val="000000"/>
          <w:szCs w:val="28"/>
          <w:lang w:val="en-US" w:eastAsia="zh-CN"/>
        </w:rPr>
      </w:pPr>
      <w:del w:id="61" w:author="知行亦创" w:date="2026-04-28T10:25:21Z">
        <w:r>
          <w:rPr>
            <w:rFonts w:hint="eastAsia" w:ascii="Times New Roman" w:hAnsi="Times New Roman" w:eastAsia="楷体" w:cs="楷体"/>
            <w:color w:val="000000"/>
            <w:szCs w:val="28"/>
            <w:highlight w:val="none"/>
            <w:lang w:val="en-US" w:eastAsia="zh-CN"/>
          </w:rPr>
          <w:delText>6.如权利要</w:delText>
        </w:r>
      </w:del>
      <w:del w:id="62" w:author="知行亦创" w:date="2026-04-28T10:25:21Z">
        <w:r>
          <w:rPr>
            <w:rFonts w:hint="eastAsia" w:ascii="Times New Roman" w:hAnsi="Times New Roman" w:eastAsia="楷体" w:cs="楷体"/>
            <w:color w:val="000000"/>
            <w:szCs w:val="28"/>
            <w:lang w:val="en-US" w:eastAsia="zh-CN"/>
          </w:rPr>
          <w:delText>求1所述的方法，其特征在于，所述基于所述睡眠阶段的连续序列计算睡眠稳定性参数，并根据所述各睡眠阶段占比、所述睡眠稳定性参数以及所述原始脑电信号的信号质量参数，计算睡眠质量评分的步骤包括：</w:delText>
        </w:r>
      </w:del>
    </w:p>
    <w:p w14:paraId="79AE3885">
      <w:pPr>
        <w:keepNext w:val="0"/>
        <w:keepLines w:val="0"/>
        <w:pageBreakBefore w:val="0"/>
        <w:widowControl w:val="0"/>
        <w:kinsoku/>
        <w:wordWrap/>
        <w:overflowPunct/>
        <w:topLinePunct w:val="0"/>
        <w:autoSpaceDE/>
        <w:autoSpaceDN/>
        <w:bidi w:val="0"/>
        <w:spacing w:line="520" w:lineRule="exact"/>
        <w:rPr>
          <w:del w:id="63" w:author="知行亦创" w:date="2026-04-28T10:25:21Z"/>
          <w:rFonts w:hint="eastAsia" w:ascii="Times New Roman" w:hAnsi="Times New Roman" w:eastAsia="楷体" w:cs="楷体"/>
          <w:color w:val="000000"/>
          <w:szCs w:val="28"/>
          <w:lang w:val="en-US" w:eastAsia="zh-CN"/>
        </w:rPr>
      </w:pPr>
      <w:del w:id="64" w:author="知行亦创" w:date="2026-04-28T10:25:21Z">
        <w:r>
          <w:rPr>
            <w:rFonts w:hint="eastAsia" w:ascii="Times New Roman" w:hAnsi="Times New Roman" w:eastAsia="楷体" w:cs="楷体"/>
            <w:color w:val="000000"/>
            <w:szCs w:val="28"/>
            <w:lang w:val="en-US" w:eastAsia="zh-CN"/>
          </w:rPr>
          <w:delText>获取所述睡眠阶段的连续序列，统计所述连续序列中相邻分段睡眠阶段发生转换的总次数，所述连续序列是通过所述随机森林模型划分所述睡眠阶段后形成的有序序列；</w:delText>
        </w:r>
      </w:del>
    </w:p>
    <w:p w14:paraId="3AA1E555">
      <w:pPr>
        <w:keepNext w:val="0"/>
        <w:keepLines w:val="0"/>
        <w:pageBreakBefore w:val="0"/>
        <w:widowControl w:val="0"/>
        <w:kinsoku/>
        <w:wordWrap/>
        <w:overflowPunct/>
        <w:topLinePunct w:val="0"/>
        <w:autoSpaceDE/>
        <w:autoSpaceDN/>
        <w:bidi w:val="0"/>
        <w:spacing w:line="520" w:lineRule="exact"/>
        <w:rPr>
          <w:del w:id="65" w:author="知行亦创" w:date="2026-04-28T10:25:21Z"/>
          <w:rFonts w:hint="eastAsia" w:ascii="Times New Roman" w:hAnsi="Times New Roman" w:eastAsia="楷体" w:cs="楷体"/>
          <w:color w:val="000000"/>
          <w:szCs w:val="28"/>
          <w:lang w:val="en-US" w:eastAsia="zh-CN"/>
        </w:rPr>
      </w:pPr>
      <w:del w:id="66" w:author="知行亦创" w:date="2026-04-28T10:25:21Z">
        <w:r>
          <w:rPr>
            <w:rFonts w:hint="eastAsia" w:ascii="Times New Roman" w:hAnsi="Times New Roman" w:eastAsia="楷体" w:cs="楷体"/>
            <w:color w:val="000000"/>
            <w:szCs w:val="28"/>
            <w:lang w:val="en-US" w:eastAsia="zh-CN"/>
          </w:rPr>
          <w:delText>计算所述连续序列中各个所述睡眠阶段的连续出现时长，再计算所述连续出现时长的标准差；</w:delText>
        </w:r>
      </w:del>
    </w:p>
    <w:p w14:paraId="5DE83F6A">
      <w:pPr>
        <w:keepNext w:val="0"/>
        <w:keepLines w:val="0"/>
        <w:pageBreakBefore w:val="0"/>
        <w:widowControl w:val="0"/>
        <w:kinsoku/>
        <w:wordWrap/>
        <w:overflowPunct/>
        <w:topLinePunct w:val="0"/>
        <w:autoSpaceDE/>
        <w:autoSpaceDN/>
        <w:bidi w:val="0"/>
        <w:spacing w:line="520" w:lineRule="exact"/>
        <w:rPr>
          <w:del w:id="67" w:author="知行亦创" w:date="2026-04-28T10:25:21Z"/>
          <w:rFonts w:hint="eastAsia" w:ascii="Times New Roman" w:hAnsi="Times New Roman" w:eastAsia="楷体" w:cs="楷体"/>
          <w:color w:val="000000"/>
          <w:szCs w:val="28"/>
          <w:lang w:val="en-US" w:eastAsia="zh-CN"/>
        </w:rPr>
      </w:pPr>
      <w:del w:id="68" w:author="知行亦创" w:date="2026-04-28T10:25:21Z">
        <w:r>
          <w:rPr>
            <w:rFonts w:hint="eastAsia" w:ascii="Times New Roman" w:hAnsi="Times New Roman" w:eastAsia="楷体" w:cs="楷体"/>
            <w:color w:val="000000"/>
            <w:szCs w:val="28"/>
            <w:lang w:val="en-US" w:eastAsia="zh-CN"/>
          </w:rPr>
          <w:delText>根据所述连续出现时长的标准差和所述总次数计算睡眠稳定性参数；</w:delText>
        </w:r>
      </w:del>
    </w:p>
    <w:p w14:paraId="7FA37B0C">
      <w:pPr>
        <w:keepNext w:val="0"/>
        <w:keepLines w:val="0"/>
        <w:pageBreakBefore w:val="0"/>
        <w:widowControl w:val="0"/>
        <w:kinsoku/>
        <w:wordWrap/>
        <w:overflowPunct/>
        <w:topLinePunct w:val="0"/>
        <w:autoSpaceDE/>
        <w:autoSpaceDN/>
        <w:bidi w:val="0"/>
        <w:spacing w:line="520" w:lineRule="exact"/>
        <w:rPr>
          <w:del w:id="69" w:author="知行亦创" w:date="2026-04-28T10:25:21Z"/>
          <w:rFonts w:hint="eastAsia" w:ascii="Times New Roman" w:hAnsi="Times New Roman" w:eastAsia="楷体" w:cs="楷体"/>
          <w:color w:val="000000"/>
          <w:szCs w:val="28"/>
          <w:lang w:val="en-US" w:eastAsia="zh-CN"/>
        </w:rPr>
      </w:pPr>
      <w:del w:id="70" w:author="知行亦创" w:date="2026-04-28T10:25:21Z">
        <w:r>
          <w:rPr>
            <w:rFonts w:hint="eastAsia" w:ascii="Times New Roman" w:hAnsi="Times New Roman" w:eastAsia="楷体" w:cs="楷体"/>
            <w:color w:val="000000"/>
            <w:szCs w:val="28"/>
            <w:lang w:val="en-US" w:eastAsia="zh-CN"/>
          </w:rPr>
          <w:delText>获取所述原始脑电信号的信号质量参数，所述信号质量参数是在预处理过程中同步采集的数值型参数；</w:delText>
        </w:r>
      </w:del>
    </w:p>
    <w:p w14:paraId="2FB9A8E4">
      <w:pPr>
        <w:keepNext w:val="0"/>
        <w:keepLines w:val="0"/>
        <w:pageBreakBefore w:val="0"/>
        <w:widowControl w:val="0"/>
        <w:kinsoku/>
        <w:wordWrap/>
        <w:overflowPunct/>
        <w:topLinePunct w:val="0"/>
        <w:autoSpaceDE/>
        <w:autoSpaceDN/>
        <w:bidi w:val="0"/>
        <w:spacing w:line="520" w:lineRule="exact"/>
        <w:rPr>
          <w:del w:id="71" w:author="知行亦创" w:date="2026-04-28T10:25:21Z"/>
          <w:rFonts w:hint="eastAsia" w:ascii="Times New Roman" w:hAnsi="Times New Roman" w:eastAsia="楷体" w:cs="楷体"/>
          <w:color w:val="000000"/>
          <w:szCs w:val="28"/>
          <w:lang w:val="en-US" w:eastAsia="zh-CN"/>
        </w:rPr>
      </w:pPr>
      <w:del w:id="72" w:author="知行亦创" w:date="2026-04-28T10:25:21Z">
        <w:r>
          <w:rPr>
            <w:rFonts w:hint="eastAsia" w:ascii="Times New Roman" w:hAnsi="Times New Roman" w:eastAsia="楷体" w:cs="楷体"/>
            <w:color w:val="000000"/>
            <w:szCs w:val="28"/>
            <w:lang w:val="en-US" w:eastAsia="zh-CN"/>
          </w:rPr>
          <w:delText>分别对所述各睡眠阶段占比、所述睡眠稳定性参数及所述信号质量参数进行归一化处理，得到三个归一化参数值；</w:delText>
        </w:r>
      </w:del>
    </w:p>
    <w:p w14:paraId="5383DD8F">
      <w:pPr>
        <w:keepNext w:val="0"/>
        <w:keepLines w:val="0"/>
        <w:pageBreakBefore w:val="0"/>
        <w:widowControl w:val="0"/>
        <w:kinsoku/>
        <w:wordWrap/>
        <w:overflowPunct/>
        <w:topLinePunct w:val="0"/>
        <w:autoSpaceDE/>
        <w:autoSpaceDN/>
        <w:bidi w:val="0"/>
        <w:spacing w:line="520" w:lineRule="exact"/>
        <w:rPr>
          <w:del w:id="73" w:author="知行亦创" w:date="2026-04-28T10:25:21Z"/>
          <w:rFonts w:hint="eastAsia" w:ascii="Times New Roman" w:hAnsi="Times New Roman" w:eastAsia="楷体" w:cs="楷体"/>
          <w:color w:val="000000"/>
          <w:szCs w:val="28"/>
          <w:lang w:val="en-US" w:eastAsia="zh-CN"/>
        </w:rPr>
      </w:pPr>
      <w:del w:id="74" w:author="知行亦创" w:date="2026-04-28T10:25:21Z">
        <w:r>
          <w:rPr>
            <w:rFonts w:hint="eastAsia" w:ascii="Times New Roman" w:hAnsi="Times New Roman" w:eastAsia="楷体" w:cs="楷体"/>
            <w:color w:val="000000"/>
            <w:szCs w:val="28"/>
            <w:lang w:val="en-US" w:eastAsia="zh-CN"/>
          </w:rPr>
          <w:delText>通过熵权法计算所述三个归一化参数值各自的权重系数；</w:delText>
        </w:r>
      </w:del>
    </w:p>
    <w:p w14:paraId="3D9A67DA">
      <w:pPr>
        <w:keepNext w:val="0"/>
        <w:keepLines w:val="0"/>
        <w:pageBreakBefore w:val="0"/>
        <w:widowControl w:val="0"/>
        <w:kinsoku/>
        <w:wordWrap/>
        <w:overflowPunct/>
        <w:topLinePunct w:val="0"/>
        <w:autoSpaceDE/>
        <w:autoSpaceDN/>
        <w:bidi w:val="0"/>
        <w:spacing w:line="520" w:lineRule="exact"/>
        <w:rPr>
          <w:del w:id="75" w:author="知行亦创" w:date="2026-04-28T10:25:21Z"/>
          <w:rFonts w:hint="eastAsia" w:ascii="Times New Roman" w:hAnsi="Times New Roman" w:eastAsia="楷体" w:cs="楷体"/>
          <w:color w:val="000000"/>
          <w:szCs w:val="28"/>
          <w:lang w:val="en-US" w:eastAsia="zh-CN"/>
        </w:rPr>
      </w:pPr>
      <w:del w:id="76" w:author="知行亦创" w:date="2026-04-28T10:25:21Z">
        <w:r>
          <w:rPr>
            <w:rFonts w:hint="eastAsia" w:ascii="Times New Roman" w:hAnsi="Times New Roman" w:eastAsia="楷体" w:cs="楷体"/>
            <w:color w:val="000000"/>
            <w:szCs w:val="28"/>
            <w:lang w:val="en-US" w:eastAsia="zh-CN"/>
          </w:rPr>
          <w:delText>将所述三个归一化参数值与对应的所述权重系数进行加权求和，并校准至预设分数范围，得到睡眠质量评分。</w:delText>
        </w:r>
      </w:del>
    </w:p>
    <w:p w14:paraId="53E2AC0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1BE2B05D">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del w:id="77" w:author="知行亦创" w:date="2026-04-28T10:25:15Z">
        <w:r>
          <w:rPr>
            <w:rFonts w:hint="default" w:ascii="Times New Roman" w:hAnsi="Times New Roman" w:eastAsia="楷体" w:cs="楷体"/>
            <w:color w:val="000000"/>
            <w:szCs w:val="28"/>
            <w:lang w:val="en-US" w:eastAsia="zh-CN"/>
          </w:rPr>
          <w:delText>7</w:delText>
        </w:r>
      </w:del>
      <w:ins w:id="78" w:author="知行亦创" w:date="2026-04-28T10:25:15Z">
        <w:r>
          <w:rPr>
            <w:rFonts w:hint="eastAsia" w:eastAsia="楷体" w:cs="楷体"/>
            <w:color w:val="000000"/>
            <w:szCs w:val="28"/>
            <w:lang w:val="en-US" w:eastAsia="zh-CN"/>
          </w:rPr>
          <w:t>5</w:t>
        </w:r>
      </w:ins>
      <w:r>
        <w:rPr>
          <w:rFonts w:hint="eastAsia" w:ascii="Times New Roman" w:hAnsi="Times New Roman" w:eastAsia="楷体" w:cs="楷体"/>
          <w:color w:val="000000"/>
          <w:szCs w:val="28"/>
          <w:lang w:val="en-US" w:eastAsia="zh-CN"/>
        </w:rPr>
        <w:t>.如权利要求1至</w:t>
      </w:r>
      <w:del w:id="79" w:author="知行亦创" w:date="2026-04-28T10:25:19Z">
        <w:r>
          <w:rPr>
            <w:rFonts w:hint="default" w:ascii="Times New Roman" w:hAnsi="Times New Roman" w:eastAsia="楷体" w:cs="楷体"/>
            <w:color w:val="000000"/>
            <w:szCs w:val="28"/>
            <w:lang w:val="en-US" w:eastAsia="zh-CN"/>
          </w:rPr>
          <w:delText>6</w:delText>
        </w:r>
      </w:del>
      <w:ins w:id="80" w:author="知行亦创" w:date="2026-04-28T10:25:19Z">
        <w:r>
          <w:rPr>
            <w:rFonts w:hint="eastAsia" w:eastAsia="楷体" w:cs="楷体"/>
            <w:color w:val="000000"/>
            <w:szCs w:val="28"/>
            <w:lang w:val="en-US" w:eastAsia="zh-CN"/>
          </w:rPr>
          <w:t>4</w:t>
        </w:r>
      </w:ins>
      <w:r>
        <w:rPr>
          <w:rFonts w:hint="eastAsia" w:ascii="Times New Roman" w:hAnsi="Times New Roman" w:eastAsia="楷体" w:cs="楷体"/>
          <w:color w:val="000000"/>
          <w:szCs w:val="28"/>
          <w:lang w:val="en-US" w:eastAsia="zh-CN"/>
        </w:rPr>
        <w:t>中任一项所述的方法，其特征在于，所述根据所述</w:t>
      </w:r>
      <w:ins w:id="81" w:author="知行亦创" w:date="2026-04-28T10:22:59Z">
        <w:r>
          <w:rPr>
            <w:rFonts w:hint="eastAsia" w:ascii="Times New Roman" w:hAnsi="Times New Roman" w:eastAsia="楷体" w:cs="楷体"/>
            <w:color w:val="000000"/>
            <w:szCs w:val="28"/>
            <w:lang w:val="en-US" w:eastAsia="zh-CN"/>
          </w:rPr>
          <w:t>核心频段</w:t>
        </w:r>
      </w:ins>
      <w:del w:id="82" w:author="知行亦创" w:date="2026-04-28T10:22:59Z">
        <w:r>
          <w:rPr>
            <w:rFonts w:hint="eastAsia" w:ascii="Times New Roman" w:hAnsi="Times New Roman" w:eastAsia="楷体" w:cs="楷体"/>
            <w:color w:val="000000"/>
            <w:szCs w:val="28"/>
            <w:lang w:val="en-US" w:eastAsia="zh-CN"/>
          </w:rPr>
          <w:delText>脑电特征频段信息</w:delText>
        </w:r>
      </w:del>
      <w:r>
        <w:rPr>
          <w:rFonts w:hint="eastAsia" w:ascii="Times New Roman" w:hAnsi="Times New Roman" w:eastAsia="楷体" w:cs="楷体"/>
          <w:color w:val="000000"/>
          <w:szCs w:val="28"/>
          <w:lang w:val="en-US" w:eastAsia="zh-CN"/>
        </w:rPr>
        <w:t>的均值、标准差及功率占比，构建多维特征向量的步骤包括：</w:t>
      </w:r>
    </w:p>
    <w:p w14:paraId="3FF10985">
      <w:pPr>
        <w:keepNext w:val="0"/>
        <w:keepLines w:val="0"/>
        <w:pageBreakBefore w:val="0"/>
        <w:widowControl w:val="0"/>
        <w:kinsoku/>
        <w:wordWrap/>
        <w:overflowPunct/>
        <w:topLinePunct w:val="0"/>
        <w:autoSpaceDE/>
        <w:autoSpaceDN/>
        <w:bidi w:val="0"/>
        <w:spacing w:line="520" w:lineRule="exact"/>
        <w:rPr>
          <w:del w:id="83" w:author="知行亦创" w:date="2026-04-28T10:23:20Z"/>
          <w:rFonts w:hint="eastAsia" w:ascii="Times New Roman" w:hAnsi="Times New Roman" w:eastAsia="楷体" w:cs="楷体"/>
          <w:color w:val="000000"/>
          <w:szCs w:val="28"/>
          <w:lang w:val="en-US" w:eastAsia="zh-CN"/>
        </w:rPr>
      </w:pPr>
      <w:del w:id="84" w:author="知行亦创" w:date="2026-04-28T10:23:20Z">
        <w:r>
          <w:rPr>
            <w:rFonts w:hint="eastAsia" w:ascii="Times New Roman" w:hAnsi="Times New Roman" w:eastAsia="楷体" w:cs="楷体"/>
            <w:color w:val="000000"/>
            <w:szCs w:val="28"/>
            <w:lang w:val="en-US" w:eastAsia="zh-CN"/>
          </w:rPr>
          <w:delText>确定所述脑电特征频段信息包含的核心频段，所述核心频段包括德尔塔波、西塔波、阿尔法波、贝塔波及伽马波；</w:delText>
        </w:r>
      </w:del>
    </w:p>
    <w:p w14:paraId="33C3935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分别计算所述核心频段各自的数值均值，得到频段均值数据；</w:t>
      </w:r>
    </w:p>
    <w:p w14:paraId="309C8A7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分别计算所述核心频段各自的数值标准差，得到频段标准差数据；</w:t>
      </w:r>
    </w:p>
    <w:p w14:paraId="755B454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计算所述核心频段的总功率，再分别计算每个频段的功率与所述总功率的比值，得到频段功率占比数据；</w:t>
      </w:r>
    </w:p>
    <w:p w14:paraId="41D55D0D">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按预设顺序将所述频段均值数据、所述频段标准差数据以及所述频段功率占比数据进行排列整合，得到多维特征向量。</w:t>
      </w:r>
    </w:p>
    <w:p w14:paraId="3D785128">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09F1C9DB">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del w:id="85" w:author="知行亦创" w:date="2026-04-28T10:25:12Z">
        <w:r>
          <w:rPr>
            <w:rFonts w:hint="default" w:ascii="Times New Roman" w:hAnsi="Times New Roman" w:eastAsia="楷体" w:cs="楷体"/>
            <w:color w:val="000000"/>
            <w:szCs w:val="28"/>
            <w:lang w:val="en-US" w:eastAsia="zh-CN"/>
          </w:rPr>
          <w:delText>8</w:delText>
        </w:r>
      </w:del>
      <w:ins w:id="86" w:author="知行亦创" w:date="2026-04-28T10:25:12Z">
        <w:r>
          <w:rPr>
            <w:rFonts w:hint="eastAsia" w:eastAsia="楷体" w:cs="楷体"/>
            <w:color w:val="000000"/>
            <w:szCs w:val="28"/>
            <w:lang w:val="en-US" w:eastAsia="zh-CN"/>
          </w:rPr>
          <w:t>6</w:t>
        </w:r>
      </w:ins>
      <w:r>
        <w:rPr>
          <w:rFonts w:hint="eastAsia" w:ascii="Times New Roman" w:hAnsi="Times New Roman" w:eastAsia="楷体" w:cs="楷体"/>
          <w:color w:val="000000"/>
          <w:szCs w:val="28"/>
          <w:lang w:val="en-US" w:eastAsia="zh-CN"/>
        </w:rPr>
        <w:t>.一种基于非侵入式脑机接口的睡眠质量监测与分析装置，其特征在于，</w:t>
      </w:r>
      <w:ins w:id="87" w:author="知行亦创" w:date="2026-04-28T10:07:12Z">
        <w:r>
          <w:rPr>
            <w:rFonts w:hint="eastAsia" w:ascii="Times New Roman" w:hAnsi="Times New Roman" w:eastAsia="楷体" w:cs="楷体"/>
            <w:color w:val="000000"/>
            <w:szCs w:val="28"/>
            <w:lang w:val="en-US" w:eastAsia="zh-CN"/>
          </w:rPr>
          <w:t>所述装置应用如权利要求1至</w:t>
        </w:r>
      </w:ins>
      <w:ins w:id="88" w:author="知行亦创" w:date="2026-04-28T10:25:00Z">
        <w:r>
          <w:rPr>
            <w:rFonts w:hint="eastAsia" w:eastAsia="楷体" w:cs="楷体"/>
            <w:color w:val="000000"/>
            <w:szCs w:val="28"/>
            <w:lang w:val="en-US" w:eastAsia="zh-CN"/>
          </w:rPr>
          <w:t>5</w:t>
        </w:r>
      </w:ins>
      <w:ins w:id="89" w:author="知行亦创" w:date="2026-04-28T10:07:12Z">
        <w:r>
          <w:rPr>
            <w:rFonts w:hint="eastAsia" w:ascii="Times New Roman" w:hAnsi="Times New Roman" w:eastAsia="楷体" w:cs="楷体"/>
            <w:color w:val="000000"/>
            <w:szCs w:val="28"/>
            <w:lang w:val="en-US" w:eastAsia="zh-CN"/>
          </w:rPr>
          <w:t>中任一项所述的</w:t>
        </w:r>
      </w:ins>
      <w:ins w:id="90" w:author="知行亦创" w:date="2026-04-28T10:07:19Z">
        <w:r>
          <w:rPr>
            <w:rFonts w:hint="eastAsia" w:ascii="Times New Roman" w:hAnsi="Times New Roman" w:eastAsia="楷体" w:cs="楷体"/>
            <w:color w:val="000000"/>
            <w:szCs w:val="28"/>
            <w:lang w:val="en-US" w:eastAsia="zh-CN"/>
          </w:rPr>
          <w:t>基于非侵入式脑机接口的睡眠质量监测与分析</w:t>
        </w:r>
      </w:ins>
      <w:ins w:id="91" w:author="知行亦创" w:date="2026-04-28T10:07:12Z">
        <w:r>
          <w:rPr>
            <w:rFonts w:hint="eastAsia" w:ascii="Times New Roman" w:hAnsi="Times New Roman" w:eastAsia="楷体" w:cs="楷体"/>
            <w:color w:val="000000"/>
            <w:szCs w:val="28"/>
            <w:lang w:val="en-US" w:eastAsia="zh-CN"/>
          </w:rPr>
          <w:t>方法，</w:t>
        </w:r>
      </w:ins>
      <w:r>
        <w:rPr>
          <w:rFonts w:hint="eastAsia" w:ascii="Times New Roman" w:hAnsi="Times New Roman" w:eastAsia="楷体" w:cs="楷体"/>
          <w:color w:val="000000"/>
          <w:szCs w:val="28"/>
          <w:lang w:val="en-US" w:eastAsia="zh-CN"/>
        </w:rPr>
        <w:t>所述装置包括：</w:t>
      </w:r>
    </w:p>
    <w:p w14:paraId="673CA1AA">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预处理模块，用于对原始脑电信号进行预处理，并从预处理后的信号中提取脑电特征频段信息；</w:t>
      </w:r>
    </w:p>
    <w:p w14:paraId="1DBDA32D">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向量构建模块，用于</w:t>
      </w:r>
      <w:ins w:id="92" w:author="知行亦创" w:date="2026-04-28T10:24:33Z">
        <w:r>
          <w:rPr>
            <w:rFonts w:hint="eastAsia" w:ascii="Times New Roman" w:hAnsi="Times New Roman" w:eastAsia="楷体" w:cs="楷体"/>
            <w:color w:val="000000"/>
            <w:szCs w:val="28"/>
            <w:lang w:val="en-US" w:eastAsia="zh-CN"/>
          </w:rPr>
          <w:t>确定所述脑电特征频段信息包含的核心频段，所述核心频段包括德尔塔波、西塔波、阿尔法波、贝塔波及伽马波</w:t>
        </w:r>
      </w:ins>
      <w:ins w:id="93" w:author="知行亦创" w:date="2026-04-28T10:24:37Z">
        <w:r>
          <w:rPr>
            <w:rFonts w:hint="eastAsia" w:eastAsia="楷体" w:cs="楷体"/>
            <w:color w:val="000000"/>
            <w:szCs w:val="28"/>
            <w:lang w:val="en-US" w:eastAsia="zh-CN"/>
          </w:rPr>
          <w:t>；</w:t>
        </w:r>
      </w:ins>
      <w:r>
        <w:rPr>
          <w:rFonts w:hint="eastAsia" w:ascii="Times New Roman" w:hAnsi="Times New Roman" w:eastAsia="楷体" w:cs="楷体"/>
          <w:color w:val="000000"/>
          <w:szCs w:val="28"/>
          <w:lang w:val="en-US" w:eastAsia="zh-CN"/>
        </w:rPr>
        <w:t>根据所述</w:t>
      </w:r>
      <w:ins w:id="94" w:author="知行亦创" w:date="2026-04-28T10:23:42Z">
        <w:r>
          <w:rPr>
            <w:rFonts w:hint="eastAsia" w:ascii="Times New Roman" w:hAnsi="Times New Roman" w:eastAsia="楷体" w:cs="楷体"/>
            <w:color w:val="000000"/>
            <w:szCs w:val="28"/>
            <w:lang w:val="en-US" w:eastAsia="zh-CN"/>
          </w:rPr>
          <w:t>核心频段</w:t>
        </w:r>
      </w:ins>
      <w:del w:id="95" w:author="知行亦创" w:date="2026-04-28T10:23:42Z">
        <w:r>
          <w:rPr>
            <w:rFonts w:hint="eastAsia" w:ascii="Times New Roman" w:hAnsi="Times New Roman" w:eastAsia="楷体" w:cs="楷体"/>
            <w:color w:val="000000"/>
            <w:szCs w:val="28"/>
            <w:lang w:val="en-US" w:eastAsia="zh-CN"/>
          </w:rPr>
          <w:delText>脑电特征频段信息</w:delText>
        </w:r>
      </w:del>
      <w:r>
        <w:rPr>
          <w:rFonts w:hint="eastAsia" w:ascii="Times New Roman" w:hAnsi="Times New Roman" w:eastAsia="楷体" w:cs="楷体"/>
          <w:color w:val="000000"/>
          <w:szCs w:val="28"/>
          <w:lang w:val="en-US" w:eastAsia="zh-CN"/>
        </w:rPr>
        <w:t>的均值、标准差及功率占比，构建多维特征向量；</w:t>
      </w:r>
    </w:p>
    <w:p w14:paraId="13176FC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睡眠阶段划分模块，用于基于所述多维特征向量，通过滑动窗口机制与随机森林模型划分睡眠阶段，并计算各睡眠阶段占比；</w:t>
      </w:r>
    </w:p>
    <w:p w14:paraId="59250062">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睡眠质量评分模块，用于基于所述睡眠阶段的连续序列计算睡眠稳定性参数，并根据所述各睡眠阶段占比、所述睡眠稳定性参数以及所述原始脑电信号的信号质量参数，计算睡眠质量评分；</w:t>
      </w:r>
    </w:p>
    <w:p w14:paraId="7BD1840A">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报告和建议生成模块，用于根据所述睡眠质量评分、所述各睡眠阶段占比及所述脑电特征频段信息，生成可视化报告和睡眠改善建议，完成睡眠质量监测与分析。</w:t>
      </w:r>
    </w:p>
    <w:p w14:paraId="3B55106F">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48D35EEC">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del w:id="96" w:author="知行亦创" w:date="2026-04-28T10:25:10Z">
        <w:r>
          <w:rPr>
            <w:rFonts w:hint="default" w:ascii="Times New Roman" w:hAnsi="Times New Roman" w:eastAsia="楷体" w:cs="楷体"/>
            <w:color w:val="000000"/>
            <w:szCs w:val="28"/>
            <w:lang w:val="en-US" w:eastAsia="zh-CN"/>
          </w:rPr>
          <w:delText>9</w:delText>
        </w:r>
      </w:del>
      <w:ins w:id="97" w:author="知行亦创" w:date="2026-04-28T10:25:10Z">
        <w:r>
          <w:rPr>
            <w:rFonts w:hint="eastAsia" w:eastAsia="楷体" w:cs="楷体"/>
            <w:color w:val="000000"/>
            <w:szCs w:val="28"/>
            <w:lang w:val="en-US" w:eastAsia="zh-CN"/>
          </w:rPr>
          <w:t>7</w:t>
        </w:r>
      </w:ins>
      <w:r>
        <w:rPr>
          <w:rFonts w:hint="eastAsia" w:ascii="Times New Roman" w:hAnsi="Times New Roman" w:eastAsia="楷体" w:cs="楷体"/>
          <w:color w:val="000000"/>
          <w:szCs w:val="28"/>
          <w:lang w:val="en-US" w:eastAsia="zh-CN"/>
        </w:rPr>
        <w:t>.一种基于非侵入式脑机接口的睡眠质量监测与分析设备，其特征在于，所述设备包括：存储器、处理器及存储在所述存储器上并可在所述处理器上运行的计算机程序，所述计算机程序配置为实现如权利要求1至</w:t>
      </w:r>
      <w:del w:id="98" w:author="知行亦创" w:date="2026-04-28T10:25:02Z">
        <w:r>
          <w:rPr>
            <w:rFonts w:hint="default" w:ascii="Times New Roman" w:hAnsi="Times New Roman" w:eastAsia="楷体" w:cs="楷体"/>
            <w:color w:val="000000"/>
            <w:szCs w:val="28"/>
            <w:lang w:val="en-US" w:eastAsia="zh-CN"/>
          </w:rPr>
          <w:delText>7</w:delText>
        </w:r>
      </w:del>
      <w:ins w:id="99" w:author="知行亦创" w:date="2026-04-28T10:25:02Z">
        <w:r>
          <w:rPr>
            <w:rFonts w:hint="eastAsia" w:eastAsia="楷体" w:cs="楷体"/>
            <w:color w:val="000000"/>
            <w:szCs w:val="28"/>
            <w:lang w:val="en-US" w:eastAsia="zh-CN"/>
          </w:rPr>
          <w:t>5</w:t>
        </w:r>
      </w:ins>
      <w:r>
        <w:rPr>
          <w:rFonts w:hint="eastAsia" w:ascii="Times New Roman" w:hAnsi="Times New Roman" w:eastAsia="楷体" w:cs="楷体"/>
          <w:color w:val="000000"/>
          <w:szCs w:val="28"/>
          <w:lang w:val="en-US" w:eastAsia="zh-CN"/>
        </w:rPr>
        <w:t>中任一项所述的基于非侵入式脑机接口的睡眠质量监测与分析方法的步骤。</w:t>
      </w:r>
    </w:p>
    <w:p w14:paraId="44967AA1">
      <w:pPr>
        <w:keepNext w:val="0"/>
        <w:keepLines w:val="0"/>
        <w:pageBreakBefore w:val="0"/>
        <w:widowControl w:val="0"/>
        <w:kinsoku/>
        <w:wordWrap/>
        <w:overflowPunct/>
        <w:topLinePunct w:val="0"/>
        <w:autoSpaceDE/>
        <w:autoSpaceDN/>
        <w:bidi w:val="0"/>
        <w:spacing w:line="520" w:lineRule="exact"/>
        <w:rPr>
          <w:rFonts w:hint="eastAsia" w:ascii="Times New Roman" w:hAnsi="Times New Roman" w:eastAsia="楷体" w:cs="楷体"/>
          <w:color w:val="000000"/>
          <w:szCs w:val="28"/>
          <w:lang w:val="en-US" w:eastAsia="zh-CN"/>
        </w:rPr>
      </w:pPr>
    </w:p>
    <w:p w14:paraId="67F77724">
      <w:pPr>
        <w:keepNext w:val="0"/>
        <w:keepLines w:val="0"/>
        <w:pageBreakBefore w:val="0"/>
        <w:widowControl w:val="0"/>
        <w:kinsoku/>
        <w:wordWrap/>
        <w:overflowPunct/>
        <w:topLinePunct w:val="0"/>
        <w:autoSpaceDE/>
        <w:autoSpaceDN/>
        <w:bidi w:val="0"/>
        <w:spacing w:line="520" w:lineRule="exact"/>
      </w:pPr>
      <w:del w:id="100" w:author="知行亦创" w:date="2026-04-28T10:25:07Z">
        <w:r>
          <w:rPr>
            <w:rFonts w:hint="default" w:ascii="Times New Roman" w:hAnsi="Times New Roman" w:eastAsia="楷体" w:cs="楷体"/>
            <w:color w:val="000000"/>
            <w:szCs w:val="28"/>
            <w:lang w:val="en-US" w:eastAsia="zh-CN"/>
          </w:rPr>
          <w:delText>10</w:delText>
        </w:r>
      </w:del>
      <w:ins w:id="101" w:author="知行亦创" w:date="2026-04-28T10:25:07Z">
        <w:r>
          <w:rPr>
            <w:rFonts w:hint="eastAsia" w:eastAsia="楷体" w:cs="楷体"/>
            <w:color w:val="000000"/>
            <w:szCs w:val="28"/>
            <w:lang w:val="en-US" w:eastAsia="zh-CN"/>
          </w:rPr>
          <w:t>8</w:t>
        </w:r>
      </w:ins>
      <w:r>
        <w:rPr>
          <w:rFonts w:hint="eastAsia" w:ascii="Times New Roman" w:hAnsi="Times New Roman" w:eastAsia="楷体" w:cs="楷体"/>
          <w:color w:val="000000"/>
          <w:szCs w:val="28"/>
          <w:lang w:val="en-US" w:eastAsia="zh-CN"/>
        </w:rPr>
        <w:t>.一种存储介质，其特征在于，所述存储介质为计算机可读存储介质，所述存储介质上存储有计算机程序，所述计算机程序被处理器执行时实现如权利要求1至</w:t>
      </w:r>
      <w:del w:id="102" w:author="知行亦创" w:date="2026-04-28T10:25:04Z">
        <w:r>
          <w:rPr>
            <w:rFonts w:hint="default" w:ascii="Times New Roman" w:hAnsi="Times New Roman" w:eastAsia="楷体" w:cs="楷体"/>
            <w:color w:val="000000"/>
            <w:szCs w:val="28"/>
            <w:lang w:val="en-US" w:eastAsia="zh-CN"/>
          </w:rPr>
          <w:delText>7</w:delText>
        </w:r>
      </w:del>
      <w:ins w:id="103" w:author="知行亦创" w:date="2026-04-28T10:25:04Z">
        <w:r>
          <w:rPr>
            <w:rFonts w:hint="eastAsia" w:eastAsia="楷体" w:cs="楷体"/>
            <w:color w:val="000000"/>
            <w:szCs w:val="28"/>
            <w:lang w:val="en-US" w:eastAsia="zh-CN"/>
          </w:rPr>
          <w:t>5</w:t>
        </w:r>
      </w:ins>
      <w:r>
        <w:rPr>
          <w:rFonts w:hint="eastAsia" w:ascii="Times New Roman" w:hAnsi="Times New Roman" w:eastAsia="楷体" w:cs="楷体"/>
          <w:color w:val="000000"/>
          <w:szCs w:val="28"/>
          <w:lang w:val="en-US" w:eastAsia="zh-CN"/>
        </w:rPr>
        <w:t>中任一项所述的基于非侵入式脑机接口的睡眠质量监测与分析方法的步骤。</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FZSongS-SIP">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4096A">
    <w:pPr>
      <w:pStyle w:val="4"/>
      <w:pBdr>
        <w:bottom w:val="none" w:color="auto" w:sz="0" w:space="0"/>
      </w:pBdr>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行亦创">
    <w15:presenceInfo w15:providerId="None" w15:userId="知行亦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A002F"/>
    <w:rsid w:val="0D3720D7"/>
    <w:rsid w:val="0DF13A79"/>
    <w:rsid w:val="326773AF"/>
    <w:rsid w:val="41F976C0"/>
    <w:rsid w:val="4C900130"/>
    <w:rsid w:val="54504DF3"/>
    <w:rsid w:val="6CF0286D"/>
    <w:rsid w:val="724063E2"/>
  </w:rsids>
  <m:mathPr>
    <m:mathFont m:val="Cambria Math"/>
    <m:brkBin m:val="before"/>
    <m:brkBinSub m:val="--"/>
    <m:smallFrac m:val="0"/>
    <m:dispDef m:val="0"/>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mathPrKeepDisplaySize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rFonts w:ascii="Times New Roman" w:hAnsi="Times New Roman" w:eastAsia="楷体_GB2312" w:cs="Times New Roman"/>
      <w:kern w:val="2"/>
      <w:sz w:val="28"/>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ind w:firstLine="630"/>
    </w:pPr>
    <w:rPr>
      <w:rFonts w:ascii="宋体" w:hAnsi="Arial"/>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rPr>
  </w:style>
  <w:style w:type="character" w:styleId="7">
    <w:name w:val="page number"/>
    <w:qFormat/>
    <w:uiPriority w:val="0"/>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Words>
  <Characters>7</Characters>
  <Lines>0</Lines>
  <Paragraphs>0</Paragraphs>
  <TotalTime>6</TotalTime>
  <ScaleCrop>false</ScaleCrop>
  <LinksUpToDate>false</LinksUpToDate>
  <CharactersWithSpaces>15</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2025-11-17T02:11:00Z</dcterms:created>
  <dc:creator>Li</dc:creator>
  <cp:lastModifiedBy>知行亦创</cp:lastModifiedBy>
  <dcterms:modified xsi:type="dcterms:W3CDTF">2026-04-28T02:27:09Z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BA940CB1AF5D44A6AC6C2CEC61BC5B0E_12</vt:lpwstr>
  </property>
  <property fmtid="{D5CDD505-2E9C-101B-9397-08002B2CF9AE}" pid="4" name="KSOTemplateDocerSaveRecord">
    <vt:lpwstr>eyJoZGlkIjoiZDM5N2JhODY4MTk3MWM4ZGVlOTZlM2RiNjM2MmExODgiLCJ1c2VySWQiOiI2OTgxNzk4MzMifQ==</vt:lpwstr>
  </property>
</Properties>
</file>